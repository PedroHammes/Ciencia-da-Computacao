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Y="3377"/>
        <w:tblW w:w="0" w:type="auto"/>
        <w:tblLook w:val="04A0" w:firstRow="1" w:lastRow="0" w:firstColumn="1" w:lastColumn="0" w:noHBand="0" w:noVBand="1"/>
      </w:tblPr>
      <w:tblGrid>
        <w:gridCol w:w="6346"/>
        <w:gridCol w:w="1376"/>
        <w:gridCol w:w="1377"/>
        <w:gridCol w:w="1377"/>
        <w:gridCol w:w="1377"/>
        <w:gridCol w:w="1377"/>
        <w:gridCol w:w="1329"/>
      </w:tblGrid>
      <w:tr w:rsidR="004D7E5D" w:rsidRPr="00E115F7" w14:paraId="531DB8AC" w14:textId="1B967D9B" w:rsidTr="00145CCF">
        <w:tc>
          <w:tcPr>
            <w:tcW w:w="6346" w:type="dxa"/>
          </w:tcPr>
          <w:p w14:paraId="058A31A3" w14:textId="3377F050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ETAPA/TAREFA</w:t>
            </w:r>
          </w:p>
        </w:tc>
        <w:tc>
          <w:tcPr>
            <w:tcW w:w="1376" w:type="dxa"/>
          </w:tcPr>
          <w:p w14:paraId="219EFCF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1</w:t>
            </w:r>
          </w:p>
        </w:tc>
        <w:tc>
          <w:tcPr>
            <w:tcW w:w="1377" w:type="dxa"/>
          </w:tcPr>
          <w:p w14:paraId="6B5BD69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2</w:t>
            </w:r>
          </w:p>
        </w:tc>
        <w:tc>
          <w:tcPr>
            <w:tcW w:w="1377" w:type="dxa"/>
          </w:tcPr>
          <w:p w14:paraId="3D443B8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3</w:t>
            </w:r>
          </w:p>
        </w:tc>
        <w:tc>
          <w:tcPr>
            <w:tcW w:w="1377" w:type="dxa"/>
          </w:tcPr>
          <w:p w14:paraId="7DAD117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4</w:t>
            </w:r>
          </w:p>
        </w:tc>
        <w:tc>
          <w:tcPr>
            <w:tcW w:w="1377" w:type="dxa"/>
          </w:tcPr>
          <w:p w14:paraId="7385125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5</w:t>
            </w:r>
          </w:p>
        </w:tc>
        <w:tc>
          <w:tcPr>
            <w:tcW w:w="1329" w:type="dxa"/>
          </w:tcPr>
          <w:p w14:paraId="775D6E89" w14:textId="7777FEB6" w:rsidR="004D7E5D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6</w:t>
            </w:r>
          </w:p>
        </w:tc>
      </w:tr>
      <w:tr w:rsidR="004D7E5D" w:rsidRPr="00E115F7" w14:paraId="17B22495" w14:textId="56667132" w:rsidTr="00145CCF">
        <w:tc>
          <w:tcPr>
            <w:tcW w:w="6346" w:type="dxa"/>
          </w:tcPr>
          <w:p w14:paraId="36427E52" w14:textId="7F776609" w:rsidR="004D7E5D" w:rsidRPr="00E115F7" w:rsidRDefault="008154F4" w:rsidP="008154F4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Desafio 1</w:t>
            </w:r>
          </w:p>
        </w:tc>
        <w:tc>
          <w:tcPr>
            <w:tcW w:w="1376" w:type="dxa"/>
          </w:tcPr>
          <w:p w14:paraId="2FF4CF7B" w14:textId="06550AAD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DC8644B" w14:textId="07874A6B" w:rsidR="004D7E5D" w:rsidRPr="00E115F7" w:rsidRDefault="008154F4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377" w:type="dxa"/>
          </w:tcPr>
          <w:p w14:paraId="6BBC7D71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9253CFB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4A1366F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311714B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52222D29" w14:textId="3F3413D3" w:rsidTr="00145CCF">
        <w:tc>
          <w:tcPr>
            <w:tcW w:w="6346" w:type="dxa"/>
          </w:tcPr>
          <w:p w14:paraId="28321CF5" w14:textId="7B766553" w:rsidR="004D7E5D" w:rsidRPr="00E115F7" w:rsidRDefault="008154F4" w:rsidP="008154F4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Desafio 2</w:t>
            </w:r>
          </w:p>
        </w:tc>
        <w:tc>
          <w:tcPr>
            <w:tcW w:w="1376" w:type="dxa"/>
          </w:tcPr>
          <w:p w14:paraId="258D98A8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4261A9B" w14:textId="6C3EADDB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4D78148" w14:textId="1A3D3533" w:rsidR="004D7E5D" w:rsidRPr="00E115F7" w:rsidRDefault="008154F4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377" w:type="dxa"/>
          </w:tcPr>
          <w:p w14:paraId="5A8759E2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15900BD2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BE96DBA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382C32EA" w14:textId="55235DDF" w:rsidTr="00145CCF">
        <w:tc>
          <w:tcPr>
            <w:tcW w:w="6346" w:type="dxa"/>
          </w:tcPr>
          <w:p w14:paraId="042B6EBE" w14:textId="1D03E06D" w:rsidR="004D7E5D" w:rsidRPr="00E115F7" w:rsidRDefault="008154F4" w:rsidP="008154F4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Desafio 3</w:t>
            </w:r>
          </w:p>
        </w:tc>
        <w:tc>
          <w:tcPr>
            <w:tcW w:w="1376" w:type="dxa"/>
          </w:tcPr>
          <w:p w14:paraId="11441145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B5737EA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C090085" w14:textId="3BA0933C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065D98A" w14:textId="392E952F" w:rsidR="004D7E5D" w:rsidRPr="00E115F7" w:rsidRDefault="008154F4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377" w:type="dxa"/>
          </w:tcPr>
          <w:p w14:paraId="3E575A33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8D52408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4D921E80" w14:textId="33D40F96" w:rsidTr="00145CCF">
        <w:tc>
          <w:tcPr>
            <w:tcW w:w="6346" w:type="dxa"/>
          </w:tcPr>
          <w:p w14:paraId="12AA136D" w14:textId="7CB2185D" w:rsidR="004D7E5D" w:rsidRPr="00E115F7" w:rsidRDefault="008154F4" w:rsidP="008154F4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Desafio 4</w:t>
            </w:r>
          </w:p>
        </w:tc>
        <w:tc>
          <w:tcPr>
            <w:tcW w:w="1376" w:type="dxa"/>
          </w:tcPr>
          <w:p w14:paraId="21B7FCF7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A704455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FFA37FD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D42A6D9" w14:textId="4B1DF3A1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107A6AD" w14:textId="5718533C" w:rsidR="004D7E5D" w:rsidRPr="00E115F7" w:rsidRDefault="008154F4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329" w:type="dxa"/>
          </w:tcPr>
          <w:p w14:paraId="6966CEAC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3FBEDBD1" w14:textId="28138CE1" w:rsidTr="00145CCF">
        <w:tc>
          <w:tcPr>
            <w:tcW w:w="6346" w:type="dxa"/>
          </w:tcPr>
          <w:p w14:paraId="79A904D0" w14:textId="449EDD48" w:rsidR="004D7E5D" w:rsidRPr="00E115F7" w:rsidRDefault="008154F4" w:rsidP="008154F4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Desafio 5</w:t>
            </w:r>
          </w:p>
        </w:tc>
        <w:tc>
          <w:tcPr>
            <w:tcW w:w="1376" w:type="dxa"/>
          </w:tcPr>
          <w:p w14:paraId="642AAA7A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3DB0188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13D697E0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A8D1B35" w14:textId="7777777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25987E4" w14:textId="5B3E0647" w:rsidR="004D7E5D" w:rsidRPr="00E115F7" w:rsidRDefault="004D7E5D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111058E6" w14:textId="7583B7B1" w:rsidR="004D7E5D" w:rsidRPr="00E115F7" w:rsidRDefault="008154F4" w:rsidP="009F62D6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4D7E5D" w:rsidRPr="00E115F7" w14:paraId="2F3508ED" w14:textId="3B2F3C22" w:rsidTr="00145CCF">
        <w:tc>
          <w:tcPr>
            <w:tcW w:w="6346" w:type="dxa"/>
          </w:tcPr>
          <w:p w14:paraId="1803BE4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62A7F3CC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040CDEC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128B76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2105D4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8D85B5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1E22B042" w14:textId="592B02B3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1B5A531C" w14:textId="33D08787" w:rsidTr="00145CCF">
        <w:tc>
          <w:tcPr>
            <w:tcW w:w="6346" w:type="dxa"/>
          </w:tcPr>
          <w:p w14:paraId="20A4414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5869A1E0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7740117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85AACB7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9A0CEC1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928BFF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1EC1EA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252B5501" w14:textId="3A61F4D8" w:rsidTr="00145CCF">
        <w:tc>
          <w:tcPr>
            <w:tcW w:w="6346" w:type="dxa"/>
          </w:tcPr>
          <w:p w14:paraId="733318DC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0A4D98E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DEF757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67A1BC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587F74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C257CA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AFAD111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304F8009" w14:textId="633367C5" w:rsidTr="00145CCF">
        <w:tc>
          <w:tcPr>
            <w:tcW w:w="6346" w:type="dxa"/>
          </w:tcPr>
          <w:p w14:paraId="0A68CE6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71C2DA0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B32F02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C339ED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362AC4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B77DC69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620CE4D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1E0E5ABF" w14:textId="739742BA" w:rsidTr="00145CCF">
        <w:tc>
          <w:tcPr>
            <w:tcW w:w="6346" w:type="dxa"/>
          </w:tcPr>
          <w:p w14:paraId="74EFB59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2B15E69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23B805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FB6D1B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397F9A0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8505D0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CE7C2D9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0184F1CA" w14:textId="322ABA40" w:rsidTr="00145CCF">
        <w:tc>
          <w:tcPr>
            <w:tcW w:w="6346" w:type="dxa"/>
          </w:tcPr>
          <w:p w14:paraId="27BC0C8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743896C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9FCB83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F34F0AD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1D01E1A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C39D3F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2C3804A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09337CA3" w14:textId="7C17B84F" w:rsidTr="00145CCF">
        <w:tc>
          <w:tcPr>
            <w:tcW w:w="6346" w:type="dxa"/>
          </w:tcPr>
          <w:p w14:paraId="643C840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00A31DB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CB730B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AD4003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21A3F39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3F8572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506A4A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98B495" w14:textId="6323EF72" w:rsidR="002F4678" w:rsidRDefault="002F4678"/>
    <w:tbl>
      <w:tblPr>
        <w:tblStyle w:val="Tabelacomgrade"/>
        <w:tblW w:w="14596" w:type="dxa"/>
        <w:tblLook w:val="04A0" w:firstRow="1" w:lastRow="0" w:firstColumn="1" w:lastColumn="0" w:noHBand="0" w:noVBand="1"/>
      </w:tblPr>
      <w:tblGrid>
        <w:gridCol w:w="3114"/>
        <w:gridCol w:w="11482"/>
      </w:tblGrid>
      <w:tr w:rsidR="00826857" w14:paraId="17E78FAB" w14:textId="77777777" w:rsidTr="00A644F9">
        <w:tc>
          <w:tcPr>
            <w:tcW w:w="3114" w:type="dxa"/>
          </w:tcPr>
          <w:p w14:paraId="6D11F2EC" w14:textId="41B2FB11" w:rsidR="00826857" w:rsidRDefault="00826857">
            <w:r>
              <w:t>TÍTULO DO PROJETO</w:t>
            </w:r>
          </w:p>
        </w:tc>
        <w:tc>
          <w:tcPr>
            <w:tcW w:w="11482" w:type="dxa"/>
          </w:tcPr>
          <w:p w14:paraId="64A137D3" w14:textId="7E2B6F25" w:rsidR="00826857" w:rsidRDefault="00826857"/>
        </w:tc>
      </w:tr>
      <w:tr w:rsidR="00826857" w14:paraId="10DCB94E" w14:textId="77777777" w:rsidTr="00A644F9">
        <w:tc>
          <w:tcPr>
            <w:tcW w:w="3114" w:type="dxa"/>
          </w:tcPr>
          <w:p w14:paraId="297F49D2" w14:textId="7650305A" w:rsidR="00826857" w:rsidRDefault="00C33C39">
            <w:r>
              <w:t>CURSO</w:t>
            </w:r>
          </w:p>
        </w:tc>
        <w:tc>
          <w:tcPr>
            <w:tcW w:w="11482" w:type="dxa"/>
          </w:tcPr>
          <w:p w14:paraId="133FC7B2" w14:textId="48DF3923" w:rsidR="00826857" w:rsidRDefault="00826857"/>
        </w:tc>
      </w:tr>
      <w:tr w:rsidR="00C33C39" w14:paraId="6439DB62" w14:textId="77777777" w:rsidTr="00A644F9">
        <w:tc>
          <w:tcPr>
            <w:tcW w:w="3114" w:type="dxa"/>
          </w:tcPr>
          <w:p w14:paraId="0DACF97F" w14:textId="7FAA5C14" w:rsidR="00C33C39" w:rsidRDefault="00007644">
            <w:r w:rsidRPr="00A644F9">
              <w:t>SEMESTRE</w:t>
            </w:r>
          </w:p>
        </w:tc>
        <w:tc>
          <w:tcPr>
            <w:tcW w:w="11482" w:type="dxa"/>
          </w:tcPr>
          <w:p w14:paraId="3FEC3855" w14:textId="77777777" w:rsidR="00C33C39" w:rsidRDefault="00C33C39"/>
        </w:tc>
      </w:tr>
      <w:tr w:rsidR="004314D2" w14:paraId="0C475141" w14:textId="77777777" w:rsidTr="00A644F9">
        <w:tc>
          <w:tcPr>
            <w:tcW w:w="3114" w:type="dxa"/>
          </w:tcPr>
          <w:p w14:paraId="2878A05A" w14:textId="5EF44346" w:rsidR="004314D2" w:rsidRDefault="004314D2">
            <w:r>
              <w:t>COMPONENTES DA EQUIPE</w:t>
            </w:r>
          </w:p>
        </w:tc>
        <w:tc>
          <w:tcPr>
            <w:tcW w:w="11482" w:type="dxa"/>
          </w:tcPr>
          <w:p w14:paraId="36AC550B" w14:textId="77777777" w:rsidR="004314D2" w:rsidRDefault="004314D2"/>
        </w:tc>
      </w:tr>
    </w:tbl>
    <w:p w14:paraId="3777FA61" w14:textId="77777777" w:rsidR="00FB2FA7" w:rsidRDefault="00FB2FA7"/>
    <w:p w14:paraId="226C2236" w14:textId="21691054" w:rsidR="004D7E5D" w:rsidRPr="004D7E5D" w:rsidRDefault="004D7E5D" w:rsidP="004D7E5D"/>
    <w:sectPr w:rsidR="004D7E5D" w:rsidRPr="004D7E5D" w:rsidSect="00C33C39">
      <w:headerReference w:type="default" r:id="rId6"/>
      <w:footerReference w:type="default" r:id="rId7"/>
      <w:pgSz w:w="16838" w:h="11906" w:orient="landscape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4A079" w14:textId="77777777" w:rsidR="00BB5D2A" w:rsidRDefault="00BB5D2A" w:rsidP="00826857">
      <w:pPr>
        <w:spacing w:after="0" w:line="240" w:lineRule="auto"/>
      </w:pPr>
      <w:r>
        <w:separator/>
      </w:r>
    </w:p>
  </w:endnote>
  <w:endnote w:type="continuationSeparator" w:id="0">
    <w:p w14:paraId="0BB0F161" w14:textId="77777777" w:rsidR="00BB5D2A" w:rsidRDefault="00BB5D2A" w:rsidP="00826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BE1A" w14:textId="2E689D9B" w:rsidR="00B66312" w:rsidRDefault="00B66312">
    <w:pPr>
      <w:pStyle w:val="Rodap"/>
    </w:pPr>
    <w:ins w:id="0" w:author="Bruna de Carvalho Murat Vasconcellos" w:date="2024-10-18T00:02:00Z" w16du:dateUtc="2024-10-18T03:02:00Z"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E730EAF" wp14:editId="080E53F0">
            <wp:simplePos x="0" y="0"/>
            <wp:positionH relativeFrom="column">
              <wp:posOffset>8147713</wp:posOffset>
            </wp:positionH>
            <wp:positionV relativeFrom="paragraph">
              <wp:posOffset>13648</wp:posOffset>
            </wp:positionV>
            <wp:extent cx="1389600" cy="410400"/>
            <wp:effectExtent l="0" t="0" r="1270" b="8890"/>
            <wp:wrapNone/>
            <wp:docPr id="10221318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1823" name="Imagem 1022131823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600" cy="4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95B53" w14:textId="77777777" w:rsidR="00BB5D2A" w:rsidRDefault="00BB5D2A" w:rsidP="00826857">
      <w:pPr>
        <w:spacing w:after="0" w:line="240" w:lineRule="auto"/>
      </w:pPr>
      <w:r>
        <w:separator/>
      </w:r>
    </w:p>
  </w:footnote>
  <w:footnote w:type="continuationSeparator" w:id="0">
    <w:p w14:paraId="04AFF4E8" w14:textId="77777777" w:rsidR="00BB5D2A" w:rsidRDefault="00BB5D2A" w:rsidP="00826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4FA2" w14:textId="563BAE4B" w:rsidR="00826857" w:rsidRDefault="00826857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EBBABE" wp14:editId="4A9A606B">
              <wp:simplePos x="0" y="0"/>
              <wp:positionH relativeFrom="page">
                <wp:posOffset>314960</wp:posOffset>
              </wp:positionH>
              <wp:positionV relativeFrom="page">
                <wp:posOffset>508027</wp:posOffset>
              </wp:positionV>
              <wp:extent cx="914400" cy="283464"/>
              <wp:effectExtent l="0" t="0" r="1270" b="2540"/>
              <wp:wrapNone/>
              <wp:docPr id="17" name="Retângulo 1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ítulo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4AE5897C" w14:textId="21D66CF0" w:rsidR="00826857" w:rsidRDefault="004D7E5D">
                              <w:pPr>
                                <w:pStyle w:val="SemEspaamento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CRONOGRAMA </w:t>
                              </w:r>
                              <w:r w:rsidR="001B57EB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DE ATIVIDADES - EXTENSÃO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EBBABE" id="Retângulo 17" o:spid="_x0000_s1026" alt="Título: Document Title" style="position:absolute;margin-left:24.8pt;margin-top:40pt;width:1in;height:22.3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ítulo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4AE5897C" w14:textId="21D66CF0" w:rsidR="00826857" w:rsidRDefault="004D7E5D">
                        <w:pPr>
                          <w:pStyle w:val="SemEspaamento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CRONOGRAMA </w:t>
                        </w:r>
                        <w:r w:rsidR="001B57EB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DE ATIVIDADES - EXTENSÃO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03F4BD5" w14:textId="77777777" w:rsidR="00826857" w:rsidRDefault="00826857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una de Carvalho Murat Vasconcellos">
    <w15:presenceInfo w15:providerId="AD" w15:userId="S::brumurat@uva.br::3e87c3e0-f887-458a-aa64-5b06931ade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5F7"/>
    <w:rsid w:val="00007644"/>
    <w:rsid w:val="00012575"/>
    <w:rsid w:val="00015D71"/>
    <w:rsid w:val="000305E6"/>
    <w:rsid w:val="00145CCF"/>
    <w:rsid w:val="00182BF2"/>
    <w:rsid w:val="00190BF9"/>
    <w:rsid w:val="00197155"/>
    <w:rsid w:val="001B4305"/>
    <w:rsid w:val="001B57EB"/>
    <w:rsid w:val="00276EBB"/>
    <w:rsid w:val="002F4678"/>
    <w:rsid w:val="003103F8"/>
    <w:rsid w:val="004278B5"/>
    <w:rsid w:val="004314D2"/>
    <w:rsid w:val="004D7E5D"/>
    <w:rsid w:val="004E2505"/>
    <w:rsid w:val="00514C75"/>
    <w:rsid w:val="005A6F9B"/>
    <w:rsid w:val="00641E90"/>
    <w:rsid w:val="006D3605"/>
    <w:rsid w:val="00712BAF"/>
    <w:rsid w:val="007966B4"/>
    <w:rsid w:val="007A05E6"/>
    <w:rsid w:val="008154F4"/>
    <w:rsid w:val="00826857"/>
    <w:rsid w:val="00834151"/>
    <w:rsid w:val="008743AF"/>
    <w:rsid w:val="00945643"/>
    <w:rsid w:val="00956C75"/>
    <w:rsid w:val="009E2A89"/>
    <w:rsid w:val="009F62D6"/>
    <w:rsid w:val="00A21EFF"/>
    <w:rsid w:val="00A644F9"/>
    <w:rsid w:val="00AF0C5B"/>
    <w:rsid w:val="00B66312"/>
    <w:rsid w:val="00BB5D2A"/>
    <w:rsid w:val="00C33C39"/>
    <w:rsid w:val="00C405B2"/>
    <w:rsid w:val="00C74C8B"/>
    <w:rsid w:val="00CE26BE"/>
    <w:rsid w:val="00D33A58"/>
    <w:rsid w:val="00D56AC0"/>
    <w:rsid w:val="00D6547A"/>
    <w:rsid w:val="00DF6EC9"/>
    <w:rsid w:val="00E115F7"/>
    <w:rsid w:val="00E4110B"/>
    <w:rsid w:val="00E97628"/>
    <w:rsid w:val="00EB601D"/>
    <w:rsid w:val="00F827F1"/>
    <w:rsid w:val="00F82AE5"/>
    <w:rsid w:val="00FB2FA7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AB46C3"/>
  <w15:chartTrackingRefBased/>
  <w15:docId w15:val="{1C16F4C0-826F-4B6A-A502-CC3C8643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1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26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6857"/>
  </w:style>
  <w:style w:type="paragraph" w:styleId="Rodap">
    <w:name w:val="footer"/>
    <w:basedOn w:val="Normal"/>
    <w:link w:val="RodapChar"/>
    <w:uiPriority w:val="99"/>
    <w:unhideWhenUsed/>
    <w:rsid w:val="00826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6857"/>
  </w:style>
  <w:style w:type="paragraph" w:styleId="SemEspaamento">
    <w:name w:val="No Spacing"/>
    <w:uiPriority w:val="1"/>
    <w:qFormat/>
    <w:rsid w:val="00826857"/>
    <w:pPr>
      <w:spacing w:after="0" w:line="240" w:lineRule="auto"/>
    </w:pPr>
    <w:rPr>
      <w:rFonts w:eastAsiaTheme="minorEastAsia"/>
      <w:lang w:val="en-US" w:eastAsia="zh-CN"/>
    </w:rPr>
  </w:style>
  <w:style w:type="paragraph" w:styleId="Reviso">
    <w:name w:val="Revision"/>
    <w:hidden/>
    <w:uiPriority w:val="99"/>
    <w:semiHidden/>
    <w:rsid w:val="004D7E5D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4D7E5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D7E5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D7E5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7E5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7E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57</Words>
  <Characters>205</Characters>
  <Application>Microsoft Office Word</Application>
  <DocSecurity>0</DocSecurity>
  <Lines>205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CRONOGRAMA DE ATIVIDADES - EXTENSÃO</vt:lpstr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ATIVIDADES - EXTENSÃO</dc:title>
  <dc:subject/>
  <dc:creator>Camila Pigozzo</dc:creator>
  <cp:keywords/>
  <dc:description/>
  <cp:lastModifiedBy>CAHUE SBRANA</cp:lastModifiedBy>
  <cp:revision>6</cp:revision>
  <dcterms:created xsi:type="dcterms:W3CDTF">2026-03-26T19:49:00Z</dcterms:created>
  <dcterms:modified xsi:type="dcterms:W3CDTF">2026-03-26T20:46:00Z</dcterms:modified>
</cp:coreProperties>
</file>